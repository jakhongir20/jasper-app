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rPr/>
      </w:pPr>
      <w:r w:rsidDel="00000000" w:rsidR="00000000" w:rsidRPr="00000000">
        <w:rPr>
          <w:color w:val="ffffff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1123950</wp:posOffset>
            </wp:positionH>
            <wp:positionV relativeFrom="page">
              <wp:posOffset>809625</wp:posOffset>
            </wp:positionV>
            <wp:extent cx="9601200" cy="1191134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1200" cy="119113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color w:val="ffffff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742950</wp:posOffset>
            </wp:positionH>
            <wp:positionV relativeFrom="page">
              <wp:posOffset>737400</wp:posOffset>
            </wp:positionV>
            <wp:extent cx="2048256" cy="474823"/>
            <wp:effectExtent b="0" l="0" r="0" t="0"/>
            <wp:wrapSquare wrapText="bothSides" distB="114300" distT="114300" distL="114300" distR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8256" cy="4748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mnephd4amjqg" w:id="0"/>
      <w:bookmarkEnd w:id="0"/>
      <w:r w:rsidDel="00000000" w:rsidR="00000000" w:rsidRPr="00000000">
        <w:rPr>
          <w:rtl w:val="0"/>
        </w:rPr>
        <w:t xml:space="preserve">JasperPCOS – Application Create Reference Manual</w:t>
      </w:r>
    </w:p>
    <w:p w:rsidR="00000000" w:rsidDel="00000000" w:rsidP="00000000" w:rsidRDefault="00000000" w:rsidRPr="00000000" w14:paraId="00000003">
      <w:pPr>
        <w:pStyle w:val="Subtitle"/>
        <w:rPr/>
      </w:pPr>
      <w:bookmarkStart w:colFirst="0" w:colLast="0" w:name="_v5axtw5b8h1x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spacing w:line="360" w:lineRule="auto"/>
        <w:rPr/>
      </w:pPr>
      <w:bookmarkStart w:colFirst="0" w:colLast="0" w:name="_1uiwhhqta0h4" w:id="2"/>
      <w:bookmarkEnd w:id="2"/>
      <w:r w:rsidDel="00000000" w:rsidR="00000000" w:rsidRPr="00000000">
        <w:rPr>
          <w:rtl w:val="0"/>
        </w:rPr>
        <w:t xml:space="preserve">1. Field Types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5"/>
              <w:widowControl w:val="0"/>
              <w:spacing w:before="120" w:line="240" w:lineRule="auto"/>
              <w:jc w:val="center"/>
              <w:rPr/>
            </w:pPr>
            <w:bookmarkStart w:colFirst="0" w:colLast="0" w:name="_vivjmuspx3hf" w:id="3"/>
            <w:bookmarkEnd w:id="3"/>
            <w:r w:rsidDel="00000000" w:rsidR="00000000" w:rsidRPr="00000000">
              <w:rPr>
                <w:rtl w:val="0"/>
              </w:rPr>
              <w:t xml:space="preserve">Field Types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Logic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Auto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The system automatically calculates this field depending on other fields.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Users must fill in this field manually.</w:t>
            </w:r>
          </w:p>
        </w:tc>
      </w:tr>
      <w:tr>
        <w:trPr>
          <w:cantSplit w:val="0"/>
          <w:tblHeader w:val="0"/>
        </w:trPr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Additional fields are added at the client's request.</w:t>
            </w:r>
          </w:p>
        </w:tc>
      </w:tr>
      <w:tr>
        <w:trPr>
          <w:cantSplit w:val="0"/>
          <w:tblHeader w:val="0"/>
        </w:trPr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On demand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is closed until certain condition is met</w:t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spacing w:line="360" w:lineRule="auto"/>
        <w:rPr/>
      </w:pPr>
      <w:bookmarkStart w:colFirst="0" w:colLast="0" w:name="_lmcqbxczyaci" w:id="4"/>
      <w:bookmarkEnd w:id="4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 Application Fields</w:t>
      </w:r>
      <w:ins w:author="Jakhongir Olimjon" w:id="0" w:date="2025-10-25T07:40:09Z">
        <w:r w:rsidDel="00000000" w:rsidR="00000000" w:rsidRPr="00000000">
          <w:rPr>
            <w:rtl w:val="0"/>
          </w:rPr>
          <w:t xml:space="preserve">( </w:t>
        </w:r>
        <w:r w:rsidDel="00000000" w:rsidR="00000000" w:rsidRPr="00000000">
          <w:rPr>
            <w:b w:val="1"/>
            <w:rtl w:val="0"/>
            <w:rPrChange w:author="Jakhongir Olimjon" w:id="1" w:date="2025-10-25T07:40:09Z">
              <w:rPr/>
            </w:rPrChange>
          </w:rPr>
          <w:t xml:space="preserve">Общие</w:t>
        </w:r>
        <w:r w:rsidDel="00000000" w:rsidR="00000000" w:rsidRPr="00000000">
          <w:rPr>
            <w:rtl w:val="0"/>
          </w:rPr>
          <w:t xml:space="preserve">)</w:t>
        </w:r>
      </w:ins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790"/>
        <w:gridCol w:w="1890"/>
        <w:gridCol w:w="2340"/>
        <w:tblGridChange w:id="0">
          <w:tblGrid>
            <w:gridCol w:w="2340"/>
            <w:gridCol w:w="2790"/>
            <w:gridCol w:w="1890"/>
            <w:gridCol w:w="234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4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pStyle w:val="Heading5"/>
              <w:widowControl w:val="0"/>
              <w:spacing w:before="120" w:line="240" w:lineRule="auto"/>
              <w:jc w:val="center"/>
              <w:rPr/>
            </w:pPr>
            <w:bookmarkStart w:colFirst="0" w:colLast="0" w:name="_5xlwfetbwuy7" w:id="5"/>
            <w:bookmarkEnd w:id="5"/>
            <w:r w:rsidDel="00000000" w:rsidR="00000000" w:rsidRPr="00000000">
              <w:rPr>
                <w:rtl w:val="0"/>
              </w:rPr>
              <w:t xml:space="preserve">Application Entity Fields Reference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*Required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2" w:date="2025-10-25T08:00:22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2" w:date="2025-10-25T08:00:22Z">
                  <w:rPr/>
                </w:rPrChange>
              </w:rPr>
              <w:t xml:space="preserve">Дата заявки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application.application_date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3" w:date="2025-10-25T07:53:36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3" w:date="2025-10-25T07:53:36Z">
                  <w:rPr/>
                </w:rPrChange>
              </w:rPr>
              <w:t xml:space="preserve">Адрес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4" w:date="2025-10-25T07:54:39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4" w:date="2025-10-25T07:54:39Z">
                  <w:rPr/>
                </w:rPrChange>
              </w:rPr>
              <w:t xml:space="preserve">Комментарий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application.remark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5" w:date="2025-10-25T07:55:36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5" w:date="2025-10-25T07:55:36Z">
                  <w:rPr/>
                </w:rPrChange>
              </w:rPr>
              <w:t xml:space="preserve">Размеры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application.sizes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6" w:date="2025-10-25T07:55:51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6" w:date="2025-10-25T07:55:51Z">
                  <w:rPr/>
                </w:rPrChange>
              </w:rPr>
              <w:t xml:space="preserve">Замок дверей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application.default_door_lock_id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7" w:date="2025-10-25T08:50:37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7" w:date="2025-10-25T08:50:37Z">
                  <w:rPr/>
                </w:rPrChange>
              </w:rPr>
              <w:t xml:space="preserve">Петля дверей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application.default_hinge_id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  <w:ins w:author="Jakhongir Olimjon" w:id="8" w:date="2025-10-25T07:52:10Z">
              <w:r w:rsidDel="00000000" w:rsidR="00000000" w:rsidRPr="00000000">
                <w:rPr>
                  <w:rtl w:val="0"/>
                </w:rPr>
                <w:t xml:space="preserve"> 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9" w:date="2025-10-25T07:56:15Z">
                  <w:rPr/>
                </w:rPrChange>
              </w:rPr>
            </w:pPr>
            <w:r w:rsidDel="00000000" w:rsidR="00000000" w:rsidRPr="00000000">
              <w:rPr>
                <w:highlight w:val="yellow"/>
                <w:rtl w:val="0"/>
                <w:rPrChange w:author="Jakhongir Olimjon" w:id="9" w:date="2025-10-25T07:56:15Z">
                  <w:rPr/>
                </w:rPrChange>
              </w:rPr>
              <w:t xml:space="preserve">Клиент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application.customer.name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  <w:rPrChange w:author="Jakhongir Olimjon" w:id="10" w:date="2025-10-25T07:51:59Z">
                  <w:rPr/>
                </w:rPrChange>
              </w:rPr>
              <w:t xml:space="preserve">select</w:t>
            </w:r>
            <w:r w:rsidDel="00000000" w:rsidR="00000000" w:rsidRPr="00000000">
              <w:rPr>
                <w:rtl w:val="0"/>
              </w:rPr>
              <w:t xml:space="preserve">,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highlight w:val="yellow"/>
                <w:rPrChange w:author="Jakhongir Olimjon" w:id="12" w:date="2025-10-25T07:56:26Z">
                  <w:rPr/>
                </w:rPrChange>
              </w:rPr>
            </w:pPr>
            <w:ins w:author="Jakhongir Olimjon" w:id="11" w:date="2025-10-25T07:52:23Z">
              <w:r w:rsidDel="00000000" w:rsidR="00000000" w:rsidRPr="00000000">
                <w:rPr>
                  <w:highlight w:val="yellow"/>
                  <w:rtl w:val="0"/>
                  <w:rPrChange w:author="Jakhongir Olimjon" w:id="12" w:date="2025-10-25T07:56:26Z">
                    <w:rPr/>
                  </w:rPrChange>
                </w:rPr>
                <w:t xml:space="preserve">Phone</w:t>
              </w:r>
            </w:ins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application.customer.phone_number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select, text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3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4"/>
        <w:spacing w:line="360" w:lineRule="auto"/>
        <w:rPr/>
      </w:pPr>
      <w:bookmarkStart w:colFirst="0" w:colLast="0" w:name="_i1y4bqf1x3cv" w:id="6"/>
      <w:bookmarkEnd w:id="6"/>
      <w:r w:rsidDel="00000000" w:rsidR="00000000" w:rsidRPr="00000000">
        <w:rPr>
          <w:rtl w:val="0"/>
        </w:rPr>
        <w:t xml:space="preserve">3. Transaction Sections List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4305"/>
        <w:gridCol w:w="1935"/>
        <w:tblGridChange w:id="0">
          <w:tblGrid>
            <w:gridCol w:w="3120"/>
            <w:gridCol w:w="4305"/>
            <w:gridCol w:w="193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3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Style w:val="Heading5"/>
              <w:widowControl w:val="0"/>
              <w:spacing w:before="120" w:line="240" w:lineRule="auto"/>
              <w:jc w:val="center"/>
              <w:rPr/>
            </w:pPr>
            <w:bookmarkStart w:colFirst="0" w:colLast="0" w:name="_66jwl8xugaqa" w:id="7"/>
            <w:bookmarkEnd w:id="7"/>
            <w:r w:rsidDel="00000000" w:rsidR="00000000" w:rsidRPr="00000000">
              <w:rPr>
                <w:rtl w:val="0"/>
              </w:rPr>
              <w:t xml:space="preserve">Transaction Sections List Reference</w:t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Fields List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transaction.location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transaction.product_type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transaction.opening_thickness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transaction.framework_front_id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transaction.framework_back_id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transaction.threshold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transaction.opening_logic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transaction.transom_product_id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transaction.transom_height_front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transaction.transom_height_back</w:t>
            </w:r>
          </w:p>
        </w:tc>
        <w:tc>
          <w:tcPr>
            <w:shd w:fill="ead1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Полотно (Дверь)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transaction.volume_door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Обшивка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transaction.volume_sheathing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transaction.sheathing_product_id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Наличник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transaction.volume_frame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Нашельник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transaction.volume_filler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transaction.filler_product_id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Корона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transaction.volume_crown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transaction.crown_product_id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Кубик (Надналичник)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transaction.up_frame_quantity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transaction.up_frame_product_id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rHeight w:val="447.97851562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Сапожок (Подналичник)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transaction.under_frame_height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Обклад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transaction.percent_trim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transaction.trim_product_id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Молдинг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transaction.percent_molding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transaction.molding_product_id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Покрытие 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transaction.percent_covering_primary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transaction.covering_primary_product_id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Покрытие II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transaction.percent_covering_secondary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transaction.covering_secondary_product_id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Цвет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transaction.percent_color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transaction.color_custom_name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transaction.color_product_id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Плинтус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transaction.floor_skirting_length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transaction.floor_skirting_product_id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Теплый пол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transaction.volume_heated_floor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transaction.heated_floor_product_id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Обрешетка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transaction.volume_latting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transaction.latting_product_id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Окно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transaction.volume_window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transaction.window_product_id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Подоконник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transaction.volume_windowsill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transaction.windowsill_product_id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Стекло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transaction.glass_quantity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transaction.glass_product_id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transaction.volume_glass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Замок двери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transaction.door_lock_quantity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transaction.door_lock_mechanism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transaction.door_lock_product_id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Петля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transaction.hinge_quantity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transaction.hinge_mechanism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transaction.hinge_product_id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Шпингалет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transaction.door_bolt_quantity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transaction.door_bolt_product_id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Стоппер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transaction.door_stopper_quantity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transaction.door_stopper_product_id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Анти-порог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transaction.anti_threshold_quantity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transaction.anti_threshold_product_id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коробки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transaction.box_width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transaction.box_width_length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Доп. опция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transaction.percent_extra_option</w:t>
            </w:r>
          </w:p>
        </w:tc>
        <w:tc>
          <w:tcPr>
            <w:shd w:fill="c9da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transaction.extra_option_product_id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</w:tr>
    </w:tbl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4"/>
        <w:spacing w:line="360" w:lineRule="auto"/>
        <w:rPr/>
      </w:pPr>
      <w:bookmarkStart w:colFirst="0" w:colLast="0" w:name="_4qnxg5rd8cr5" w:id="8"/>
      <w:bookmarkEnd w:id="8"/>
      <w:r w:rsidDel="00000000" w:rsidR="00000000" w:rsidRPr="00000000">
        <w:rPr>
          <w:rtl w:val="0"/>
        </w:rPr>
        <w:t xml:space="preserve">4. Transaction Sections Stages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2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Style w:val="Heading5"/>
              <w:widowControl w:val="0"/>
              <w:spacing w:before="120" w:line="240" w:lineRule="auto"/>
              <w:jc w:val="center"/>
              <w:rPr/>
            </w:pPr>
            <w:bookmarkStart w:colFirst="0" w:colLast="0" w:name="_og7gh1o5gorx" w:id="9"/>
            <w:bookmarkEnd w:id="9"/>
            <w:r w:rsidDel="00000000" w:rsidR="00000000" w:rsidRPr="00000000">
              <w:rPr>
                <w:rtl w:val="0"/>
              </w:rPr>
              <w:t xml:space="preserve">Transaction Sections Stages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Measuring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Calculating entity sizes and quantities</w:t>
            </w:r>
          </w:p>
        </w:tc>
      </w:tr>
      <w:tr>
        <w:trPr>
          <w:cantSplit w:val="0"/>
          <w:tblHeader w:val="0"/>
        </w:trPr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Modelling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Selecting entity models and types</w:t>
            </w:r>
          </w:p>
        </w:tc>
      </w:tr>
    </w:tbl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4"/>
        <w:spacing w:line="360" w:lineRule="auto"/>
        <w:rPr/>
      </w:pPr>
      <w:bookmarkStart w:colFirst="0" w:colLast="0" w:name="_1dc6dtgc2eb4" w:id="10"/>
      <w:bookmarkEnd w:id="10"/>
      <w:r w:rsidDel="00000000" w:rsidR="00000000" w:rsidRPr="00000000">
        <w:rPr>
          <w:rtl w:val="0"/>
        </w:rPr>
        <w:t xml:space="preserve">5. Application Transactions Fields</w:t>
      </w:r>
    </w:p>
    <w:tbl>
      <w:tblPr>
        <w:tblStyle w:val="Table5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5"/>
        <w:gridCol w:w="2625"/>
        <w:gridCol w:w="1485"/>
        <w:gridCol w:w="1515"/>
        <w:gridCol w:w="1875"/>
        <w:tblGridChange w:id="0">
          <w:tblGrid>
            <w:gridCol w:w="1875"/>
            <w:gridCol w:w="2625"/>
            <w:gridCol w:w="1485"/>
            <w:gridCol w:w="1515"/>
            <w:gridCol w:w="1875"/>
          </w:tblGrid>
        </w:tblGridChange>
      </w:tblGrid>
      <w:tr>
        <w:trPr>
          <w:cantSplit w:val="0"/>
          <w:trHeight w:val="520" w:hRule="atLeast"/>
          <w:tblHeader w:val="1"/>
        </w:trPr>
        <w:tc>
          <w:tcPr>
            <w:gridSpan w:val="5"/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pStyle w:val="Heading5"/>
              <w:widowControl w:val="0"/>
              <w:spacing w:before="120" w:line="240" w:lineRule="auto"/>
              <w:jc w:val="center"/>
              <w:rPr/>
            </w:pPr>
            <w:bookmarkStart w:colFirst="0" w:colLast="0" w:name="_11vntm4k7k47" w:id="11"/>
            <w:bookmarkEnd w:id="11"/>
            <w:r w:rsidDel="00000000" w:rsidR="00000000" w:rsidRPr="00000000">
              <w:rPr>
                <w:rtl w:val="0"/>
              </w:rPr>
              <w:t xml:space="preserve">Application Transactions Fields Reference by ProductType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Variable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Input Type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*Required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Section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color w:val="ffffff"/>
                <w:rtl w:val="0"/>
              </w:rPr>
              <w:t xml:space="preserve">↓ Measuring Stage ↓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Локация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transaction.location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select, text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продукта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transaction.product_type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Толщина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transaction.opening_thickness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Комплект / наличник -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transaction.framework_front_id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Комплект / наличник - Зад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transaction.framework_back_id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Порог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transaction.threshold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Открывание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transaction.opening_logic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>
                <w:b w:val="1"/>
                <w:color w:val="ffffff"/>
              </w:rPr>
            </w:pPr>
            <w:r w:rsidDel="00000000" w:rsidR="00000000" w:rsidRPr="00000000">
              <w:rPr>
                <w:rFonts w:ascii="Cardo" w:cs="Cardo" w:eastAsia="Cardo" w:hAnsi="Cardo"/>
                <w:b w:val="1"/>
                <w:color w:val="ffffff"/>
                <w:rtl w:val="0"/>
              </w:rPr>
              <w:t xml:space="preserve">↓ Modelling Stage ↓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null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i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</w:t>
            </w:r>
            <w:r w:rsidDel="00000000" w:rsidR="00000000" w:rsidRPr="00000000">
              <w:rPr>
                <w:rFonts w:ascii="Roboto" w:cs="Roboto" w:eastAsia="Roboto" w:hAnsi="Roboto"/>
                <w:i w:val="1"/>
                <w:sz w:val="20"/>
                <w:szCs w:val="20"/>
                <w:rtl w:val="0"/>
              </w:rPr>
              <w:t xml:space="preserve">f product_type is null ==&gt; measuring is second stage, the system will skip transaction_auditor and validations. Application along with Transactions will be saved into the database for further measurements.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“door-window”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Толщина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transaction.opening_thickness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коробки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transaction.box_width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двери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Полотно (Дверь)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обшивки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transaction.sheathing_product_id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Обшивка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стекла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transaction.glass_product_id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Стекло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замка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transaction.door_lock_product_id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Замок двери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петли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transaction.hinge_product_id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Петля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шпингалета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commentRangeStart w:id="0"/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transaction.door_bolt_product_id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Шпингалет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“door-deaf”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Толщина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transaction.opening_thickness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коробки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transaction.box_width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двери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Полотно (Дверь)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обшивки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transaction.sheathing_product_id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Обшивка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замка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transaction.door_lock_product_id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Замок двери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петли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transaction.hinge_product_id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Петля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шпингалета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commentRangeStart w:id="1"/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transaction.door_bolt_product_id</w:t>
            </w: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Шпингалет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“doorway”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Толщина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transaction.opening_thickness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обшивки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transaction.sheathing_product_id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Обшивка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“window”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окна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transaction.window_product_id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Окно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“windowsill”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подоконника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transaction.windowsill_product_id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Подоконник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“heated-floor”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теплого пола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transaction.heated_floor_product_id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Теплый пол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product_type == “latting”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Ширина проема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transaction.opening_width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Кол-во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transaction.entity_quantity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int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обрешетки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transaction.latting_product_id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Обрешетка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left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framework_front_id !=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Комплект / наличник -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transaction.framework_front_id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framework_front.has_up_frame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надналичника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transaction.up_frame_product_id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Кубик (Надналичник)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framework_front.has_under_frame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</w:t>
            </w:r>
            <w:r w:rsidDel="00000000" w:rsidR="00000000" w:rsidRPr="00000000">
              <w:rPr>
                <w:rtl w:val="0"/>
              </w:rPr>
              <w:t xml:space="preserve">подналичника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Сапожок (Подналичник)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подналичника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Сапожок (Подналичник)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framework_front.has_crown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короны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transaction.crown_product_id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Корона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framework_front.has_transom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фрамуги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фрамуги (Лицо)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commentRangeStart w:id="2"/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transaction.transom_height_front</w:t>
            </w: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фрамуги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framework_front.is_frame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Наличник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framework_front.is_filler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нашельника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transaction.filler_product_id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Нашельник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66666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rPr>
                <w:b w:val="1"/>
                <w:color w:val="ffffff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framework_back_id != null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Комплект / наличник - Лицо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transaction.framework_front_id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e6b8a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Замерка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framework_back.has_up_frame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надналичника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transaction.up_frame_product_id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Кубик (Надналичник)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framework_back.has_under_frame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</w:t>
            </w:r>
            <w:r w:rsidDel="00000000" w:rsidR="00000000" w:rsidRPr="00000000">
              <w:rPr>
                <w:rtl w:val="0"/>
              </w:rPr>
              <w:t xml:space="preserve">подналичника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transaction.under_frame_height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Сапожок (Подналичник)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подналичника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transaction.under_frame_product_id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Сапожок (Подналичник)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framework_back.has_crown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короны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transaction.crown_product_id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Корона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framework_back.has_transom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Тип фрамуги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Высота фрамуги (Лицо)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commentRangeStart w:id="3"/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</w:t>
            </w: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transom_height_back</w:t>
            </w: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number, float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фрамуги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transaction.transom_product_id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Фрамуга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framework_back.is_frame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наличника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transaction.frame_product_id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Наличник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5"/>
            <w:shd w:fill="b7b7b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framework_back.is_filler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нашельника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color w:val="c344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color w:val="c344ff"/>
                <w:sz w:val="20"/>
                <w:szCs w:val="20"/>
                <w:rtl w:val="0"/>
              </w:rPr>
              <w:t xml:space="preserve">transaction.filler_product_id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select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Yes</w:t>
            </w:r>
          </w:p>
        </w:tc>
        <w:tc>
          <w:tcPr>
            <w:shd w:fill="d9d2e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Нашельник</w:t>
            </w:r>
          </w:p>
        </w:tc>
      </w:tr>
    </w:tbl>
    <w:p w:rsidR="00000000" w:rsidDel="00000000" w:rsidP="00000000" w:rsidRDefault="00000000" w:rsidRPr="00000000" w14:paraId="00000319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Said MK" w:id="2" w:date="2025-10-22T07:02:10Z"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transaction.transom_type == 2</w:t>
      </w:r>
    </w:p>
  </w:comment>
  <w:comment w:author="Said MK" w:id="3" w:date="2025-10-22T07:01:54Z"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transaction.transom_type == 2</w:t>
      </w:r>
    </w:p>
  </w:comment>
  <w:comment w:author="Said MK" w:id="0" w:date="2025-10-22T06:47:03Z"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transaction.opening_width &gt;= 1.1</w:t>
      </w:r>
    </w:p>
  </w:comment>
  <w:comment w:author="Said MK" w:id="1" w:date="2025-10-22T06:47:03Z"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transaction.opening_width &gt;= 1.1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Card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B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1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Cardo-regular.ttf"/><Relationship Id="rId6" Type="http://schemas.openxmlformats.org/officeDocument/2006/relationships/font" Target="fonts/Cardo-bold.ttf"/><Relationship Id="rId7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